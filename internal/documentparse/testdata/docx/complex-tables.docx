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>第1条 合成专线合同😀</w:t>
      </w:r>
    </w:p>
    <w:p>
      <w:r>
        <w:t>甲方：合成采购方</w:t>
      </w:r>
    </w:p>
    <w:tbl>
      <w:tblGrid>
        <w:gridCol w:w="2500"/>
        <w:gridCol w:w="2500"/>
        <w:gridCol w:w="2500"/>
      </w:tblGrid>
      <w:tr>
        <w:tc>
          <w:tcPr>
            <w:gridSpan w:val="2"/>
          </w:tcPr>
          <w:p>
            <w:r>
              <w:t>服务参数</w:t>
            </w:r>
          </w:p>
        </w:tc>
        <w:tc>
          <w:p>
            <w:r>
              <w:t>承诺值</w:t>
            </w:r>
          </w:p>
        </w:tc>
      </w:tr>
      <w:tr>
        <w:tc>
          <w:tcPr>
            <w:vMerge w:val="restart"/>
          </w:tcPr>
          <w:p>
            <w:r>
              <w:t>专线A</w:t>
            </w:r>
          </w:p>
        </w:tc>
        <w:tc>
          <w:p>
            <w:r>
              <w:t>带宽</w:t>
            </w:r>
          </w:p>
        </w:tc>
        <w:tc>
          <w:p>
            <w:r>
              <w:t>100 Mbps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p>
            <w:r>
              <w:t>月度可用率</w:t>
            </w:r>
          </w:p>
        </w:tc>
        <w:tc>
          <w:p>
            <w:r>
              <w:t>99.9%</w:t>
            </w:r>
          </w:p>
        </w:tc>
      </w:tr>
      <w:tr>
        <w:tc>
          <w:p>
            <w:r>
              <w:t>嵌套附件</w:t>
            </w:r>
          </w:p>
        </w:tc>
        <w:tc>
          <w:tcPr>
            <w:gridSpan w:val="2"/>
          </w:tcPr>
          <w:p>
            <w:r>
              <w:t>附件开始</w:t>
            </w:r>
          </w:p>
          <w:tbl>
            <w:tblGrid>
              <w:gridCol w:w="2500"/>
              <w:gridCol w:w="2500"/>
            </w:tblGrid>
            <w:tr>
              <w:tc>
                <w:p>
                  <w:r>
                    <w:t>质保期</w:t>
                  </w:r>
                </w:p>
              </w:tc>
              <w:tc>
                <w:p>
                  <w:r>
                    <w:t>36个月😀</w:t>
                  </w:r>
                </w:p>
              </w:tc>
            </w:tr>
          </w:tbl>
          <w:p>
            <w:r>
              <w:t>附件结束</w:t>
            </w:r>
          </w:p>
        </w:tc>
      </w:tr>
    </w:tbl>
    <w:p>
      <w:r>
        <w:t>当前：</w:t>
      </w:r>
      <w:del w:id="1">
        <w:r>
          <w:delText>旧金额999元</w:delText>
        </w:r>
      </w:del>
      <w:ins w:id="2">
        <w:r>
          <w:t>新金额100元</w:t>
        </w:r>
      </w:ins>
      <w:r>
        <w:rPr>
          <w:vanish/>
        </w:rPr>
        <w:t>隐藏金额888元</w:t>
      </w:r>
      <w:r>
        <w:rPr>
          <w:rStyle w:val="Hidden"/>
        </w:rPr>
        <w:t>样式隐藏777元</w:t>
      </w:r>
      <w:r>
        <w:rPr>
          <w:rStyle w:val="Hidden"/>
          <w:vanish w:val="0"/>
        </w:rPr>
        <w:t>；显式可见</w:t>
      </w:r>
    </w:p>
    <w:p>
      <w:hyperlink r:id="website">
        <w:r>
          <w:t>公司网站说明</w:t>
        </w:r>
      </w:hyperlink>
    </w:p>
    <w:p>
      <w:r>
        <w:t>校验日期：</w:t>
      </w:r>
      <w:r>
        <w:fldChar w:fldCharType="begin"/>
      </w:r>
      <w:r>
        <w:instrText>DATE \@ yyyy-MM-dd</w:instrText>
      </w:r>
      <w:r>
        <w:fldChar w:fldCharType="separate"/>
      </w:r>
      <w:r>
        <w:t>2026-10-24</w:t>
      </w:r>
      <w:r>
        <w:fldChar w:fldCharType="end"/>
      </w:r>
    </w:p>
    <w:sectPr>
      <w:headerReference w:type="default" r:id="header"/>
      <w:footerReference w:type="default" r:id="footer"/>
    </w:sectPr>
  </w:body>
</w:document>
</file>

<file path=word/footer1.xml><?xml version="1.0" encoding="utf-8"?>
<w:ftr xmlns:w="http://schemas.openxmlformats.org/wordprocessingml/2006/main">
  <w:p>
    <w:r>
      <w:t>合成页脚：保留原件</w:t>
    </w:r>
  </w:p>
</w:ftr>
</file>

<file path=word/header1.xml><?xml version="1.0" encoding="utf-8"?>
<w:hdr xmlns:w="http://schemas.openxmlformats.org/wordprocessingml/2006/main">
  <w:p>
    <w:r>
      <w:t>合成页眉：内部演示</w:t>
    </w:r>
  </w:p>
</w:hdr>
</file>

<file path=word/styles.xml><?xml version="1.0" encoding="utf-8"?>
<w:styles xmlns:w="http://schemas.openxmlformats.org/wordprocessingml/2006/main">
  <w:style w:type="character" w:styleId="Hidden">
    <w:rPr>
      <w:vanish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website" Type="http://schemas.openxmlformats.org/officeDocument/2006/relationships/hyperlink" Target="https://example.invalid/do-not-fetch" TargetMode="External"/></Relationships>
</file>